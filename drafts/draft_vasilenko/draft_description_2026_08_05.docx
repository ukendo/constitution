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ПОЯСНЮВАЛЬНА ЗАПИСКА</w:t>
      </w:r>
      <w:sdt>
        <w:sdtPr>
          <w:id w:val="453672246"/>
          <w:tag w:val="goog_rdk_0"/>
        </w:sdtPr>
        <w:sdtContent>
          <w:ins w:author="Anonymous" w:id="0" w:date="2026-08-05T06:31:47Z">
            <w:sdt>
              <w:sdtPr>
                <w:id w:val="-1462467012"/>
                <w:tag w:val="goog_rdk_1"/>
              </w:sdtPr>
              <w:sdtContent>
                <w:del w:author="Anonymous" w:id="1" w:date="2026-08-05T06:31:49Z">
                  <w:r w:rsidDel="00000000" w:rsidR="00000000" w:rsidRPr="00000000">
                    <w:rPr>
                      <w:rtl w:val="0"/>
                    </w:rPr>
                    <w:delText xml:space="preserve">.</w:delText>
                  </w:r>
                </w:del>
              </w:sdtContent>
            </w:sdt>
          </w:ins>
        </w:sdtContent>
      </w:sdt>
      <w:sdt>
        <w:sdtPr>
          <w:id w:val="1739473748"/>
          <w:tag w:val="goog_rdk_2"/>
        </w:sdtPr>
        <w:sdtContent>
          <w:ins w:author="Anonymous" w:id="2" w:date="2026-08-05T06:31:44Z">
            <w:sdt>
              <w:sdtPr>
                <w:id w:val="1491698299"/>
                <w:tag w:val="goog_rdk_3"/>
              </w:sdtPr>
              <w:sdtContent>
                <w:del w:author="Anonymous" w:id="3" w:date="2026-08-05T06:31:46Z">
                  <w:r w:rsidDel="00000000" w:rsidR="00000000" w:rsidRPr="00000000">
                    <w:rPr>
                      <w:rtl w:val="0"/>
                    </w:rPr>
                    <w:delText xml:space="preserve">ю</w:delText>
                  </w:r>
                </w:del>
              </w:sdtContent>
            </w:sdt>
          </w:ins>
        </w:sdtContent>
      </w:sdt>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до Статуту Громадської спілки</w:t>
        <w:br w:type="textWrapping"/>
        <w:t xml:space="preserve">«Українська асоціація кендо»</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щодо обраної моделі членства, клубного представництва, технічного управління та внутрішньої демократії</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Україна, 2026 рік</w:t>
      </w:r>
    </w:p>
    <w:tbl>
      <w:tblPr>
        <w:tblStyle w:val="Table1"/>
        <w:tblW w:w="9689.0" w:type="dxa"/>
        <w:jc w:val="center"/>
        <w:tblLayout w:type="fixed"/>
        <w:tblLook w:val="0400"/>
      </w:tblPr>
      <w:tblGrid>
        <w:gridCol w:w="9689"/>
        <w:tblGridChange w:id="0">
          <w:tblGrid>
            <w:gridCol w:w="9689"/>
          </w:tblGrid>
        </w:tblGridChange>
      </w:tblGrid>
      <w:tr>
        <w:trPr>
          <w:cantSplit w:val="0"/>
          <w:tblHeader w:val="0"/>
        </w:trPr>
        <w:tc>
          <w:tcPr>
            <w:shd w:fill="ededed" w:val="clear"/>
            <w:tcMar>
              <w:top w:w="160.0" w:type="dxa"/>
              <w:bottom w:w="160.0" w:type="dxa"/>
            </w:tcMar>
          </w:tcPr>
          <w:p w:rsidR="00000000" w:rsidDel="00000000" w:rsidP="00000000" w:rsidRDefault="00000000" w:rsidRPr="00000000" w14:paraId="00000005">
            <w:pPr>
              <w:rPr/>
            </w:pPr>
            <w:r w:rsidDel="00000000" w:rsidR="00000000" w:rsidRPr="00000000">
              <w:rPr>
                <w:b w:val="1"/>
                <w:bCs w:val="1"/>
                <w:rtl w:val="0"/>
              </w:rPr>
              <w:t xml:space="preserve">Статус документа. </w:t>
            </w:r>
            <w:r w:rsidDel="00000000" w:rsidR="00000000" w:rsidRPr="00000000">
              <w:rPr>
                <w:rtl w:val="0"/>
              </w:rPr>
              <w:t xml:space="preserve">Ця пояснювальна записка не є частиною Статуту, не встановлює прав та обов’язків членів і не подається державному реєстратору як установчий документ. Вона призначена для засновників, клубів, потенційних членів, партнерів та міжнародних організацій як пояснення логіки обраної моделі управління.</w:t>
            </w:r>
          </w:p>
        </w:tc>
      </w:tr>
    </w:tbl>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Мета пояснювальної записки</w:t>
      </w:r>
    </w:p>
    <w:p w:rsidR="00000000" w:rsidDel="00000000" w:rsidP="00000000" w:rsidRDefault="00000000" w:rsidRPr="00000000" w14:paraId="00000008">
      <w:pPr>
        <w:ind w:firstLine="567"/>
        <w:rPr/>
      </w:pPr>
      <w:r w:rsidDel="00000000" w:rsidR="00000000" w:rsidRPr="00000000">
        <w:rPr>
          <w:rtl w:val="0"/>
        </w:rPr>
        <w:t xml:space="preserve">Статут побудовано не як копію уставу великої масової спортивної федерації, а як модель, пристосовану до фактичного стану українського кендо: невеликої кількості практиків, обмеженої кількості стабільних клубів, нерівномірної географії та поширеної практики діяльності тренувальних груп без власної юридичної особи.</w:t>
      </w:r>
    </w:p>
    <w:p w:rsidR="00000000" w:rsidDel="00000000" w:rsidP="00000000" w:rsidRDefault="00000000" w:rsidRPr="00000000" w14:paraId="00000009">
      <w:pPr>
        <w:ind w:firstLine="567"/>
        <w:rPr/>
      </w:pPr>
      <w:r w:rsidDel="00000000" w:rsidR="00000000" w:rsidRPr="00000000">
        <w:rPr>
          <w:rtl w:val="0"/>
        </w:rPr>
        <w:t xml:space="preserve">Основне завдання моделі — одночасно забезпечити юридичну відповідність українському законодавству, реальне представництво клубів, захист автономії додзьо, технічний авторитет кваліфікованих практиків, прозоре адміністративне управління та можливість подальшого визнання на рівні European Kendo Federation (EKF).</w:t>
      </w:r>
    </w:p>
    <w:p w:rsidR="00000000" w:rsidDel="00000000" w:rsidP="00000000" w:rsidRDefault="00000000" w:rsidRPr="00000000" w14:paraId="0000000A">
      <w:pPr>
        <w:pStyle w:val="Heading1"/>
        <w:rPr/>
      </w:pPr>
      <w:r w:rsidDel="00000000" w:rsidR="00000000" w:rsidRPr="00000000">
        <w:rPr>
          <w:rtl w:val="0"/>
        </w:rPr>
        <w:t xml:space="preserve">2. Чому обрано форму громадської спілки</w:t>
      </w:r>
    </w:p>
    <w:p w:rsidR="00000000" w:rsidDel="00000000" w:rsidP="00000000" w:rsidRDefault="00000000" w:rsidRPr="00000000" w14:paraId="0000000B">
      <w:pPr>
        <w:ind w:firstLine="567"/>
        <w:rPr/>
      </w:pPr>
      <w:r w:rsidDel="00000000" w:rsidR="00000000" w:rsidRPr="00000000">
        <w:rPr>
          <w:rtl w:val="0"/>
        </w:rPr>
        <w:t xml:space="preserve">Асоціація створюється у формі громадської спілки, оскільки ця форма дозволяє об’єднати юридичних осіб приватного права та, відповідно до Статуту, повнолітніх фізичних осіб, які представляють клуби без статусу юридичної особи. Така конструкція дозволяє не примушувати кожну невелику тренувальну групу створювати окрему громадську організацію лише для участі у національній федерації.</w:t>
      </w:r>
    </w:p>
    <w:p w:rsidR="00000000" w:rsidDel="00000000" w:rsidP="00000000" w:rsidRDefault="00000000" w:rsidRPr="00000000" w14:paraId="0000000C">
      <w:pPr>
        <w:ind w:firstLine="567"/>
        <w:rPr/>
      </w:pPr>
      <w:r w:rsidDel="00000000" w:rsidR="00000000" w:rsidRPr="00000000">
        <w:rPr>
          <w:rtl w:val="0"/>
        </w:rPr>
        <w:t xml:space="preserve">Юридична модель відрізняє членство від спортивної участі. Не кожний практик автоматично є членом Асоціації, а внесення до спортивного реєстру, наявність ступеня кю або дан, участь у змаганнях чи сплата спортивного внеску самі по собі не створюють членства. Це запобігає плутанині між спортивним обліком та корпоративними правами.</w:t>
      </w:r>
    </w:p>
    <w:p w:rsidR="00000000" w:rsidDel="00000000" w:rsidP="00000000" w:rsidRDefault="00000000" w:rsidRPr="00000000" w14:paraId="0000000D">
      <w:pPr>
        <w:pStyle w:val="Heading1"/>
        <w:rPr/>
      </w:pPr>
      <w:r w:rsidDel="00000000" w:rsidR="00000000" w:rsidRPr="00000000">
        <w:rPr>
          <w:rtl w:val="0"/>
        </w:rPr>
        <w:t xml:space="preserve">3. Основний принцип: один визнаний клуб — один голос</w:t>
      </w:r>
    </w:p>
    <w:p w:rsidR="00000000" w:rsidDel="00000000" w:rsidP="00000000" w:rsidRDefault="00000000" w:rsidRPr="00000000" w14:paraId="0000000E">
      <w:pPr>
        <w:ind w:firstLine="567"/>
        <w:rPr/>
      </w:pPr>
      <w:r w:rsidDel="00000000" w:rsidR="00000000" w:rsidRPr="00000000">
        <w:rPr>
          <w:rtl w:val="0"/>
        </w:rPr>
        <w:t xml:space="preserve">Ключова ідея Статуту полягає у тому, що базовою одиницею представництва є не окремий спортсмен і не формальна юридична оболонка, а реально діючий визнаний клуб.</w:t>
      </w:r>
    </w:p>
    <w:p w:rsidR="00000000" w:rsidDel="00000000" w:rsidP="00000000" w:rsidRDefault="00000000" w:rsidRPr="00000000" w14:paraId="0000000F">
      <w:pPr>
        <w:spacing w:after="120" w:before="80" w:lineRule="auto"/>
        <w:ind w:left="567" w:right="454" w:firstLine="0"/>
        <w:rPr/>
      </w:pPr>
      <w:r w:rsidDel="00000000" w:rsidR="00000000" w:rsidRPr="00000000">
        <w:rPr>
          <w:i w:val="1"/>
          <w:iCs w:val="1"/>
          <w:rtl w:val="0"/>
        </w:rPr>
        <w:t xml:space="preserve">«Кожному визнаному клубу відповідає один голос на Генеральній асамблеї».</w:t>
      </w:r>
      <w:r w:rsidDel="00000000" w:rsidR="00000000" w:rsidRPr="00000000">
        <w:rPr>
          <w:rtl w:val="0"/>
        </w:rPr>
      </w:r>
    </w:p>
    <w:p w:rsidR="00000000" w:rsidDel="00000000" w:rsidP="00000000" w:rsidRDefault="00000000" w:rsidRPr="00000000" w14:paraId="00000010">
      <w:pPr>
        <w:ind w:firstLine="567"/>
        <w:rPr/>
      </w:pPr>
      <w:r w:rsidDel="00000000" w:rsidR="00000000" w:rsidRPr="00000000">
        <w:rPr>
          <w:rtl w:val="0"/>
        </w:rPr>
        <w:t xml:space="preserve">Якщо клуб входить до структури юридичної особи — члена Асоціації, голос юридично належить цій юридичній особі та реалізується окремим представником відповідного клубу. Якщо клуб діє без статусу юридичної особи, голос реалізує повнолітній індивідуальний член-представник цього клубу.</w:t>
      </w:r>
    </w:p>
    <w:p w:rsidR="00000000" w:rsidDel="00000000" w:rsidP="00000000" w:rsidRDefault="00000000" w:rsidRPr="00000000" w14:paraId="00000011">
      <w:pPr>
        <w:ind w:firstLine="567"/>
        <w:rPr/>
      </w:pPr>
      <w:r w:rsidDel="00000000" w:rsidR="00000000" w:rsidRPr="00000000">
        <w:rPr>
          <w:rtl w:val="0"/>
        </w:rPr>
        <w:t xml:space="preserve">Така конструкція вирішує одразу кілька практичних проблем:</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великий клуб не може сформувати більшість лише шляхом масового прийняття своїх учнів до індивідуального членства;</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невеликий, але реально діючий клуб не втрачає голос лише через відсутність власної юридичної особи;</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дві самостійні клубні структури однієї організації, у тому числі в одному місті, можуть бути представлені окремо;</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проведення тренувань у двох залах саме по собі не створює другого голосу — потрібна організаційна самостійність клубу;</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фізична особа не може представляти кілька клубів та реалізовувати кілька голосів.</w:t>
      </w:r>
    </w:p>
    <w:p w:rsidR="00000000" w:rsidDel="00000000" w:rsidP="00000000" w:rsidRDefault="00000000" w:rsidRPr="00000000" w14:paraId="00000017">
      <w:pPr>
        <w:pStyle w:val="Heading1"/>
        <w:rPr/>
      </w:pPr>
      <w:r w:rsidDel="00000000" w:rsidR="00000000" w:rsidRPr="00000000">
        <w:rPr>
          <w:rtl w:val="0"/>
        </w:rPr>
        <w:t xml:space="preserve">4. Чому не обрано повне індивідуальне голосування</w:t>
      </w:r>
    </w:p>
    <w:p w:rsidR="00000000" w:rsidDel="00000000" w:rsidP="00000000" w:rsidRDefault="00000000" w:rsidRPr="00000000" w14:paraId="00000018">
      <w:pPr>
        <w:ind w:firstLine="567"/>
        <w:rPr/>
      </w:pPr>
      <w:r w:rsidDel="00000000" w:rsidR="00000000" w:rsidRPr="00000000">
        <w:rPr>
          <w:rtl w:val="0"/>
        </w:rPr>
        <w:t xml:space="preserve">Повне індивідуальне членство з правом голосу кожного дорослого спортсмена існує у деяких європейських федераціях. Найбільш показовим є приклад British Kendo Association, де передбачено індивідуальне і додзьо-членство, а окремі додзьо направляють представників до Dojo Representatives’ Committee.</w:t>
      </w:r>
    </w:p>
    <w:p w:rsidR="00000000" w:rsidDel="00000000" w:rsidP="00000000" w:rsidRDefault="00000000" w:rsidRPr="00000000" w14:paraId="00000019">
      <w:pPr>
        <w:ind w:firstLine="567"/>
        <w:rPr/>
      </w:pPr>
      <w:r w:rsidDel="00000000" w:rsidR="00000000" w:rsidRPr="00000000">
        <w:rPr>
          <w:rtl w:val="0"/>
        </w:rPr>
        <w:t xml:space="preserve">Для невеликої української федерації модель «одна особа — один голос» створювала б ризик домінування одного чисельно найбільшого клубу. Вона також переносила б на національне зібрання внутрішні конфлікти клубу та могла б дозволити учням через загальнонаціональне голосування втручатися у внутрішню технічну ієрархію додзьо.</w:t>
      </w:r>
    </w:p>
    <w:p w:rsidR="00000000" w:rsidDel="00000000" w:rsidP="00000000" w:rsidRDefault="00000000" w:rsidRPr="00000000" w14:paraId="0000001A">
      <w:pPr>
        <w:ind w:firstLine="567"/>
        <w:rPr/>
      </w:pPr>
      <w:r w:rsidDel="00000000" w:rsidR="00000000" w:rsidRPr="00000000">
        <w:rPr>
          <w:rtl w:val="0"/>
        </w:rPr>
        <w:t xml:space="preserve">Тому Статут залишає спортсменам право отримувати інформацію, бути присутніми, виступати, подавати пропозиції, висувати кандидатів і оскаржувати рішення, але вирішальний голос пов’язує з клубним представництвом.</w:t>
      </w:r>
    </w:p>
    <w:p w:rsidR="00000000" w:rsidDel="00000000" w:rsidP="00000000" w:rsidRDefault="00000000" w:rsidRPr="00000000" w14:paraId="0000001B">
      <w:pPr>
        <w:pStyle w:val="Heading1"/>
        <w:rPr/>
      </w:pPr>
      <w:r w:rsidDel="00000000" w:rsidR="00000000" w:rsidRPr="00000000">
        <w:rPr>
          <w:rtl w:val="0"/>
        </w:rPr>
        <w:t xml:space="preserve">5. Європейські підходи, враховані у моделі</w:t>
      </w:r>
    </w:p>
    <w:p w:rsidR="00000000" w:rsidDel="00000000" w:rsidP="00000000" w:rsidRDefault="00000000" w:rsidRPr="00000000" w14:paraId="0000001C">
      <w:pPr>
        <w:pStyle w:val="Heading2"/>
        <w:rPr/>
      </w:pPr>
      <w:r w:rsidDel="00000000" w:rsidR="00000000" w:rsidRPr="00000000">
        <w:rPr>
          <w:rtl w:val="0"/>
        </w:rPr>
        <w:t xml:space="preserve">5.1. Німеччина: делеговане представництво замість прямого голосування кожного спортсмена</w:t>
      </w:r>
    </w:p>
    <w:p w:rsidR="00000000" w:rsidDel="00000000" w:rsidP="00000000" w:rsidRDefault="00000000" w:rsidRPr="00000000" w14:paraId="0000001D">
      <w:pPr>
        <w:ind w:firstLine="567"/>
        <w:rPr/>
      </w:pPr>
      <w:r w:rsidDel="00000000" w:rsidR="00000000" w:rsidRPr="00000000">
        <w:rPr>
          <w:rtl w:val="0"/>
        </w:rPr>
        <w:t xml:space="preserve">Deutscher Kendobund об’єднує земельні федерації, а не кожного спортсмена безпосередньо. На федеральному рівні представництво здійснюється через організації-члени. Така система демонструє загальний принцип: національна федерація може будувати демократію через делеговане представництво структурних одиниць, а не через пряме голосування всіх практиків.</w:t>
      </w:r>
    </w:p>
    <w:p w:rsidR="00000000" w:rsidDel="00000000" w:rsidP="00000000" w:rsidRDefault="00000000" w:rsidRPr="00000000" w14:paraId="0000001E">
      <w:pPr>
        <w:ind w:firstLine="567"/>
        <w:rPr/>
      </w:pPr>
      <w:r w:rsidDel="00000000" w:rsidR="00000000" w:rsidRPr="00000000">
        <w:rPr>
          <w:rtl w:val="0"/>
        </w:rPr>
        <w:t xml:space="preserve">Українська модель спрощує цей підхід, оскільки кількість клубів поки не виправдовує створення повноцінного рівня обласних федерацій. Замість земельної федерації базовою одиницею делегування стає визнаний клуб.</w:t>
      </w:r>
    </w:p>
    <w:p w:rsidR="00000000" w:rsidDel="00000000" w:rsidP="00000000" w:rsidRDefault="00000000" w:rsidRPr="00000000" w14:paraId="0000001F">
      <w:pPr>
        <w:pStyle w:val="Heading2"/>
        <w:rPr/>
      </w:pPr>
      <w:r w:rsidDel="00000000" w:rsidR="00000000" w:rsidRPr="00000000">
        <w:rPr>
          <w:rtl w:val="0"/>
        </w:rPr>
        <w:t xml:space="preserve">5.2. Велика Британія: поєднання індивідуального членства, представництва додзьо та фахового управління</w:t>
      </w:r>
    </w:p>
    <w:p w:rsidR="00000000" w:rsidDel="00000000" w:rsidP="00000000" w:rsidRDefault="00000000" w:rsidRPr="00000000" w14:paraId="00000020">
      <w:pPr>
        <w:ind w:firstLine="567"/>
        <w:rPr/>
      </w:pPr>
      <w:r w:rsidDel="00000000" w:rsidR="00000000" w:rsidRPr="00000000">
        <w:rPr>
          <w:rtl w:val="0"/>
        </w:rPr>
        <w:t xml:space="preserve">Конституція British Kendo Association поєднує індивідуальне членство, додзьо-членство, виконавчі органи окремих дисциплін та комітети представників додзьо. Від кожного зареєстрованого додзьо може бути призначено представника. Виконавчі органи приймають рішення з урахуванням позиції представників додзьо та власного досвіду у бойовому мистецтві.</w:t>
      </w:r>
    </w:p>
    <w:p w:rsidR="00000000" w:rsidDel="00000000" w:rsidP="00000000" w:rsidRDefault="00000000" w:rsidRPr="00000000" w14:paraId="00000021">
      <w:pPr>
        <w:ind w:firstLine="567"/>
        <w:rPr/>
      </w:pPr>
      <w:r w:rsidDel="00000000" w:rsidR="00000000" w:rsidRPr="00000000">
        <w:rPr>
          <w:rtl w:val="0"/>
        </w:rPr>
        <w:t xml:space="preserve">Цей підхід відображено у Статуті через поєднання Генеральної асамблеї представників клубів, Виконавчого комітету та окремої Технічної ради. Клуби забезпечують демократичну легітимність, виконавчий орган — щоденне управління, а кваліфіковані фахівці — технічну якість.</w:t>
      </w:r>
    </w:p>
    <w:p w:rsidR="00000000" w:rsidDel="00000000" w:rsidP="00000000" w:rsidRDefault="00000000" w:rsidRPr="00000000" w14:paraId="00000022">
      <w:pPr>
        <w:pStyle w:val="Heading2"/>
        <w:rPr/>
      </w:pPr>
      <w:r w:rsidDel="00000000" w:rsidR="00000000" w:rsidRPr="00000000">
        <w:rPr>
          <w:rtl w:val="0"/>
        </w:rPr>
        <w:t xml:space="preserve">5.3. EKF: репрезентативність, демократичність та поділ установчих і робочих правил</w:t>
      </w:r>
    </w:p>
    <w:p w:rsidR="00000000" w:rsidDel="00000000" w:rsidP="00000000" w:rsidRDefault="00000000" w:rsidRPr="00000000" w14:paraId="00000023">
      <w:pPr>
        <w:ind w:firstLine="567"/>
        <w:rPr/>
      </w:pPr>
      <w:r w:rsidDel="00000000" w:rsidR="00000000" w:rsidRPr="00000000">
        <w:rPr>
          <w:rtl w:val="0"/>
        </w:rPr>
        <w:t xml:space="preserve">Статути EKF виходять із принципу, що на міжнародному рівні країну представляє одна національна організація. Для нових організацій EKF застосовує попереднє членство без голосу, перевіряє статути, реальну діяльність, кількість і географію клубів та демократичність управління.</w:t>
      </w:r>
    </w:p>
    <w:p w:rsidR="00000000" w:rsidDel="00000000" w:rsidP="00000000" w:rsidRDefault="00000000" w:rsidRPr="00000000" w14:paraId="00000024">
      <w:pPr>
        <w:ind w:firstLine="567"/>
        <w:rPr/>
      </w:pPr>
      <w:r w:rsidDel="00000000" w:rsidR="00000000" w:rsidRPr="00000000">
        <w:rPr>
          <w:rtl w:val="0"/>
        </w:rPr>
        <w:t xml:space="preserve">Для внутрішніх українських клубів дворічний попередній період EKF був би надмірним. Однак із моделі EKF запозичено інші важливі ідеї: достовірний реєстр клубів, репрезентативність, прозорі рішення, попереднє надання матеріалів до загальних зборів і відокремлення конституційних правил від оперативних положень.</w:t>
      </w:r>
    </w:p>
    <w:p w:rsidR="00000000" w:rsidDel="00000000" w:rsidP="00000000" w:rsidRDefault="00000000" w:rsidRPr="00000000" w14:paraId="00000025">
      <w:pPr>
        <w:pStyle w:val="Heading2"/>
        <w:rPr/>
      </w:pPr>
      <w:r w:rsidDel="00000000" w:rsidR="00000000" w:rsidRPr="00000000">
        <w:rPr>
          <w:rtl w:val="0"/>
        </w:rPr>
        <w:t xml:space="preserve">5.4. Ірландія та інші невеликі федерації</w:t>
      </w:r>
    </w:p>
    <w:p w:rsidR="00000000" w:rsidDel="00000000" w:rsidP="00000000" w:rsidRDefault="00000000" w:rsidRPr="00000000" w14:paraId="00000026">
      <w:pPr>
        <w:ind w:firstLine="567"/>
        <w:rPr/>
      </w:pPr>
      <w:r w:rsidDel="00000000" w:rsidR="00000000" w:rsidRPr="00000000">
        <w:rPr>
          <w:rtl w:val="0"/>
        </w:rPr>
        <w:t xml:space="preserve">У невеликих федераціях часто застосовується індивідуальне членство, оскільки кількість практиків дозволяє проводити загальні збори за участю значної частини членів. Ірландські матеріали показують, що одночасно враховується і представництво клубів. Український Статут використовує клубне представництво як більш стійку модель для ситуації, коли чисельність клубів і їхніх учасників суттєво відрізняється.</w:t>
      </w:r>
    </w:p>
    <w:p w:rsidR="00000000" w:rsidDel="00000000" w:rsidP="00000000" w:rsidRDefault="00000000" w:rsidRPr="00000000" w14:paraId="00000027">
      <w:pPr>
        <w:pStyle w:val="Heading1"/>
        <w:rPr/>
      </w:pPr>
      <w:r w:rsidDel="00000000" w:rsidR="00000000" w:rsidRPr="00000000">
        <w:rPr>
          <w:rtl w:val="0"/>
        </w:rPr>
        <w:t xml:space="preserve">6. Розмежування адміністративних і технічних рішень</w:t>
      </w:r>
    </w:p>
    <w:p w:rsidR="00000000" w:rsidDel="00000000" w:rsidP="00000000" w:rsidRDefault="00000000" w:rsidRPr="00000000" w14:paraId="00000028">
      <w:pPr>
        <w:ind w:firstLine="567"/>
        <w:rPr/>
      </w:pPr>
      <w:r w:rsidDel="00000000" w:rsidR="00000000" w:rsidRPr="00000000">
        <w:rPr>
          <w:rtl w:val="0"/>
        </w:rPr>
        <w:t xml:space="preserve">Статут виходить із того, що високий технічний авторитет у кендо не є автоматичною підставою для одноосібного контролю над фінансами, членством, виборами або майном Асоціації. Водночас адміністративна більшість не повинна визначати технічні стандарти без належної кваліфікації.</w:t>
      </w:r>
    </w:p>
    <w:p w:rsidR="00000000" w:rsidDel="00000000" w:rsidP="00000000" w:rsidRDefault="00000000" w:rsidRPr="00000000" w14:paraId="00000029">
      <w:pPr>
        <w:ind w:firstLine="567"/>
        <w:rPr/>
      </w:pPr>
      <w:r w:rsidDel="00000000" w:rsidR="00000000" w:rsidRPr="00000000">
        <w:rPr>
          <w:rtl w:val="0"/>
        </w:rPr>
        <w:t xml:space="preserve">Тому компетенцію розділено таким чином:</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Генеральна асамблея вирішує питання Статуту, виборів, бюджету, звітності, контролю, членських внесків, реорганізації та припинення;</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Виконавчий комітет здійснює поточне управління, виконує бюджет, веде реєстри, організовує заходи та забезпечує виконання рішень;</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Технічна рада формує і застосовує технічні стандарти, правила атестацій, суддівства, підготовки збірних, методичні та кваліфікаційні вимоги в межах Статуту і правил EKF/FIK;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кожний клуб самостійно визначає власного сенсея, керівника тренувального процесу, розклад та внутрішню технічну ієрархію.</w:t>
      </w:r>
    </w:p>
    <w:p w:rsidR="00000000" w:rsidDel="00000000" w:rsidP="00000000" w:rsidRDefault="00000000" w:rsidRPr="00000000" w14:paraId="0000002E">
      <w:pPr>
        <w:ind w:firstLine="567"/>
        <w:rPr/>
      </w:pPr>
      <w:r w:rsidDel="00000000" w:rsidR="00000000" w:rsidRPr="00000000">
        <w:rPr>
          <w:rtl w:val="0"/>
        </w:rPr>
        <w:t xml:space="preserve">Таким чином, сенсеї та кваліфіковані практики приймають фахові рішення у сфері будо, але не отримують необмеженої адміністративної влади. Клуби, зі свого боку, не можуть голосуванням скасувати технічні стандарти EKF/FIK або втручатися у внутрішню технічну ієрархію іншого клубу.</w:t>
      </w:r>
    </w:p>
    <w:p w:rsidR="00000000" w:rsidDel="00000000" w:rsidP="00000000" w:rsidRDefault="00000000" w:rsidRPr="00000000" w14:paraId="0000002F">
      <w:pPr>
        <w:pStyle w:val="Heading1"/>
        <w:rPr/>
      </w:pPr>
      <w:r w:rsidDel="00000000" w:rsidR="00000000" w:rsidRPr="00000000">
        <w:rPr>
          <w:rtl w:val="0"/>
        </w:rPr>
        <w:t xml:space="preserve">7. Автономія клубів та відсутність територіальної монополії</w:t>
      </w:r>
    </w:p>
    <w:p w:rsidR="00000000" w:rsidDel="00000000" w:rsidP="00000000" w:rsidRDefault="00000000" w:rsidRPr="00000000" w14:paraId="00000030">
      <w:pPr>
        <w:ind w:firstLine="567"/>
        <w:rPr/>
      </w:pPr>
      <w:r w:rsidDel="00000000" w:rsidR="00000000" w:rsidRPr="00000000">
        <w:rPr>
          <w:rtl w:val="0"/>
        </w:rPr>
        <w:t xml:space="preserve">Статут прямо захищає юридичну, організаційну, фінансову і технічну самостійність членів та клубів. Асоціація не призначає сенсея клубу, не змінює його керівника і не визначає внутрішній розмір клубних внесків.</w:t>
      </w:r>
    </w:p>
    <w:p w:rsidR="00000000" w:rsidDel="00000000" w:rsidP="00000000" w:rsidRDefault="00000000" w:rsidRPr="00000000" w14:paraId="00000031">
      <w:pPr>
        <w:ind w:firstLine="567"/>
        <w:rPr/>
      </w:pPr>
      <w:r w:rsidDel="00000000" w:rsidR="00000000" w:rsidRPr="00000000">
        <w:rPr>
          <w:rtl w:val="0"/>
        </w:rPr>
        <w:t xml:space="preserve">Визнання клубу не створює територіальної монополії. У тому самому місті, районі або області можуть діяти кілька клубів. Це важливо для розвитку кендо: поява нового клубу на іншому березі міста, в іншому районі або в іншому залі не повинна залежати від дозволу вже існуючого клубу.</w:t>
      </w:r>
    </w:p>
    <w:p w:rsidR="00000000" w:rsidDel="00000000" w:rsidP="00000000" w:rsidRDefault="00000000" w:rsidRPr="00000000" w14:paraId="00000032">
      <w:pPr>
        <w:ind w:firstLine="567"/>
        <w:rPr/>
      </w:pPr>
      <w:r w:rsidDel="00000000" w:rsidR="00000000" w:rsidRPr="00000000">
        <w:rPr>
          <w:rtl w:val="0"/>
        </w:rPr>
        <w:t xml:space="preserve">Водночас різні адреси не є достатнім доказом самостійності. Реальний клуб повинен мати сталий склад практиків, визначеного керівника та відповідальну особу за тренувальний процес. Докладні критерії винесено до Положення про клуби, щоб не перевантажувати Статут і мати можливість змінювати робочі критерії без державної реєстрації кожної технічної поправки.</w:t>
      </w:r>
    </w:p>
    <w:p w:rsidR="00000000" w:rsidDel="00000000" w:rsidP="00000000" w:rsidRDefault="00000000" w:rsidRPr="00000000" w14:paraId="00000033">
      <w:pPr>
        <w:pStyle w:val="Heading1"/>
        <w:rPr/>
      </w:pPr>
      <w:r w:rsidDel="00000000" w:rsidR="00000000" w:rsidRPr="00000000">
        <w:rPr>
          <w:rtl w:val="0"/>
        </w:rPr>
        <w:t xml:space="preserve">8. Чому основні правила залишені у Статуті, а деталі винесені до положень</w:t>
      </w:r>
    </w:p>
    <w:p w:rsidR="00000000" w:rsidDel="00000000" w:rsidP="00000000" w:rsidRDefault="00000000" w:rsidRPr="00000000" w14:paraId="00000034">
      <w:pPr>
        <w:ind w:firstLine="567"/>
        <w:rPr/>
      </w:pPr>
      <w:r w:rsidDel="00000000" w:rsidR="00000000" w:rsidRPr="00000000">
        <w:rPr>
          <w:rtl w:val="0"/>
        </w:rPr>
        <w:t xml:space="preserve">До Статуту включено лише правила, що безпосередньо впливають на права членів і баланс влади: склад органів, порядок виборів, кворум, кількість голосів, виключення, оскарження, фінансовий контроль, зміни Статуту та припинення діяльності.</w:t>
      </w:r>
    </w:p>
    <w:p w:rsidR="00000000" w:rsidDel="00000000" w:rsidP="00000000" w:rsidRDefault="00000000" w:rsidRPr="00000000" w14:paraId="00000035">
      <w:pPr>
        <w:ind w:firstLine="567"/>
        <w:rPr/>
      </w:pPr>
      <w:r w:rsidDel="00000000" w:rsidR="00000000" w:rsidRPr="00000000">
        <w:rPr>
          <w:rtl w:val="0"/>
        </w:rPr>
        <w:t xml:space="preserve">Оперативні питання — критерії визнання клубу, порядок атестацій, спортивний реєстр, суддівство, дисциплінарні процедури, компенсація витрат, захист дітей — можуть деталізуватися окремими положеннями. При цьому Статут прямо забороняє внутрішнім положенням змінювати кількість голосів, кворум, компетенцію органів або істотні права членів.</w:t>
      </w:r>
    </w:p>
    <w:p w:rsidR="00000000" w:rsidDel="00000000" w:rsidP="00000000" w:rsidRDefault="00000000" w:rsidRPr="00000000" w14:paraId="00000036">
      <w:pPr>
        <w:ind w:firstLine="567"/>
        <w:rPr/>
      </w:pPr>
      <w:r w:rsidDel="00000000" w:rsidR="00000000" w:rsidRPr="00000000">
        <w:rPr>
          <w:rtl w:val="0"/>
        </w:rPr>
        <w:t xml:space="preserve">Цей підхід відповідає практиці EKF та європейських федерацій, які відокремлюють конституційні правила від оперативних by-laws, regulations і policies. Він дозволяє уникнути надмірно громіздкого Статуту та водночас не дає керівництву змінювати правила виборів внутрішнім наказом.</w:t>
      </w:r>
    </w:p>
    <w:p w:rsidR="00000000" w:rsidDel="00000000" w:rsidP="00000000" w:rsidRDefault="00000000" w:rsidRPr="00000000" w14:paraId="00000037">
      <w:pPr>
        <w:pStyle w:val="Heading1"/>
        <w:rPr/>
      </w:pPr>
      <w:r w:rsidDel="00000000" w:rsidR="00000000" w:rsidRPr="00000000">
        <w:rPr>
          <w:rtl w:val="0"/>
        </w:rPr>
        <w:t xml:space="preserve">9. Захист від концентрації влади та конфліктів</w:t>
      </w:r>
    </w:p>
    <w:p w:rsidR="00000000" w:rsidDel="00000000" w:rsidP="00000000" w:rsidRDefault="00000000" w:rsidRPr="00000000" w14:paraId="00000038">
      <w:pPr>
        <w:ind w:firstLine="567"/>
        <w:rPr/>
      </w:pPr>
      <w:r w:rsidDel="00000000" w:rsidR="00000000" w:rsidRPr="00000000">
        <w:rPr>
          <w:rtl w:val="0"/>
        </w:rPr>
        <w:t xml:space="preserve">Статут сформовано з урахуванням ризиків, характерних для невеликих федерацій, де одна особа може одночасно контролювати членський реєстр, фінанси, технічні допуски та процедуру виборів.</w:t>
      </w:r>
    </w:p>
    <w:p w:rsidR="00000000" w:rsidDel="00000000" w:rsidP="00000000" w:rsidRDefault="00000000" w:rsidRPr="00000000" w14:paraId="00000039">
      <w:pPr>
        <w:ind w:firstLine="567"/>
        <w:rPr/>
      </w:pPr>
      <w:r w:rsidDel="00000000" w:rsidR="00000000" w:rsidRPr="00000000">
        <w:rPr>
          <w:rtl w:val="0"/>
        </w:rPr>
        <w:t xml:space="preserve">Основними запобіжниками є:</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регулярна Генеральна асамблея та можливість її позачергового скликання;</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окремий Ревізор або ревізійний контроль, доступ до первинних документів і щорічний фінансовий звіт;</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мотивовані рішення про відмову у вступі, припинення клубного статусу та дисциплінарні заходи;</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право на оскарження рішень, дій і бездіяльності органів;</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конфлікту інтересів та відсторонення зацікавлених осіб від розгляду;</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пряма норма, що критика керівництва, альтернативна кандидатура або звернення до EKF/FIK чи державних органів не є дисциплінарним порушенням;</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заборона адміністративним органам визначати сенсея або керівника тренувального процесу клубу.</w:t>
      </w:r>
    </w:p>
    <w:p w:rsidR="00000000" w:rsidDel="00000000" w:rsidP="00000000" w:rsidRDefault="00000000" w:rsidRPr="00000000" w14:paraId="00000041">
      <w:pPr>
        <w:pStyle w:val="Heading1"/>
        <w:rPr/>
      </w:pPr>
      <w:r w:rsidDel="00000000" w:rsidR="00000000" w:rsidRPr="00000000">
        <w:rPr>
          <w:rtl w:val="0"/>
        </w:rPr>
        <w:t xml:space="preserve">10. Фінансова прозорість та неприбутковість</w:t>
      </w:r>
    </w:p>
    <w:p w:rsidR="00000000" w:rsidDel="00000000" w:rsidP="00000000" w:rsidRDefault="00000000" w:rsidRPr="00000000" w14:paraId="00000042">
      <w:pPr>
        <w:ind w:firstLine="567"/>
        <w:rPr/>
      </w:pPr>
      <w:r w:rsidDel="00000000" w:rsidR="00000000" w:rsidRPr="00000000">
        <w:rPr>
          <w:rtl w:val="0"/>
        </w:rPr>
        <w:t xml:space="preserve">Статут містить окремі правила щодо бюджету, річного фінансового звіту, контролю Ревізора, значних незапланованих витрат, операцій із пов’язаними особами, подвійного погодження платежів понад установлений поріг та зберігання первинних документів.</w:t>
      </w:r>
    </w:p>
    <w:p w:rsidR="00000000" w:rsidDel="00000000" w:rsidP="00000000" w:rsidRDefault="00000000" w:rsidRPr="00000000" w14:paraId="00000043">
      <w:pPr>
        <w:ind w:firstLine="567"/>
        <w:rPr/>
      </w:pPr>
      <w:r w:rsidDel="00000000" w:rsidR="00000000" w:rsidRPr="00000000">
        <w:rPr>
          <w:rtl w:val="0"/>
        </w:rPr>
        <w:t xml:space="preserve">Доходи та майно можуть використовуватися лише на утримання Асоціації та реалізацію її статутної мети. Розподіл доходів між засновниками, членами або посадовими особами заборонено, крім законної оплати праці, відшкодування документально підтверджених витрат та інших дозволених виплат, безпосередньо пов’язаних зі статутною діяльністю.</w:t>
      </w:r>
    </w:p>
    <w:p w:rsidR="00000000" w:rsidDel="00000000" w:rsidP="00000000" w:rsidRDefault="00000000" w:rsidRPr="00000000" w14:paraId="00000044">
      <w:pPr>
        <w:pStyle w:val="Heading1"/>
        <w:rPr/>
      </w:pPr>
      <w:r w:rsidDel="00000000" w:rsidR="00000000" w:rsidRPr="00000000">
        <w:rPr>
          <w:rtl w:val="0"/>
        </w:rPr>
        <w:t xml:space="preserve">11. Міжнародна репрезентативність</w:t>
      </w:r>
    </w:p>
    <w:p w:rsidR="00000000" w:rsidDel="00000000" w:rsidP="00000000" w:rsidRDefault="00000000" w:rsidRPr="00000000" w14:paraId="00000045">
      <w:pPr>
        <w:ind w:firstLine="567"/>
        <w:rPr/>
      </w:pPr>
      <w:r w:rsidDel="00000000" w:rsidR="00000000" w:rsidRPr="00000000">
        <w:rPr>
          <w:rtl w:val="0"/>
        </w:rPr>
        <w:t xml:space="preserve">Статут визнає принцип єдиного національного представництва України в EKF/FIK, але не створює внутрішньої монополії окремого клубу або регіону. Для міжнародного визнання Асоціація має підтверджувати не лише юридичну реєстрацію, а й реальну діяльність: кількість клубів і практиків, географію, кваліфікації, національні заходи, фінансову стабільність, прозорі вибори та участь у міжнародній діяльності.</w:t>
      </w:r>
    </w:p>
    <w:p w:rsidR="00000000" w:rsidDel="00000000" w:rsidP="00000000" w:rsidRDefault="00000000" w:rsidRPr="00000000" w14:paraId="00000046">
      <w:pPr>
        <w:ind w:firstLine="567"/>
        <w:rPr/>
      </w:pPr>
      <w:r w:rsidDel="00000000" w:rsidR="00000000" w:rsidRPr="00000000">
        <w:rPr>
          <w:rtl w:val="0"/>
        </w:rPr>
        <w:t xml:space="preserve">Клубна модель голосування покликана показати EKF, що Асоціація представляє мережу реальних додзьо, а не лише засновників юридичної особи або адміністративне керівництво.</w:t>
      </w:r>
    </w:p>
    <w:p w:rsidR="00000000" w:rsidDel="00000000" w:rsidP="00000000" w:rsidRDefault="00000000" w:rsidRPr="00000000" w14:paraId="00000047">
      <w:pPr>
        <w:pStyle w:val="Heading1"/>
        <w:rPr/>
      </w:pPr>
      <w:r w:rsidDel="00000000" w:rsidR="00000000" w:rsidRPr="00000000">
        <w:rPr>
          <w:rtl w:val="0"/>
        </w:rPr>
        <w:t xml:space="preserve">12. Підсумок обраної моделі</w:t>
      </w:r>
    </w:p>
    <w:p w:rsidR="00000000" w:rsidDel="00000000" w:rsidP="00000000" w:rsidRDefault="00000000" w:rsidRPr="00000000" w14:paraId="00000048">
      <w:pPr>
        <w:ind w:firstLine="567"/>
        <w:rPr/>
      </w:pPr>
      <w:r w:rsidDel="00000000" w:rsidR="00000000" w:rsidRPr="00000000">
        <w:rPr>
          <w:rtl w:val="0"/>
        </w:rPr>
        <w:t xml:space="preserve">Статут пропонує компактну змішану модель, придатну для невеликої національної федерації:</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юридичними членами є юридичні особи та повнолітні представники неформальних клубів;</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базовою одиницею демократичного представництва є визнаний клуб;</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кожний визнаний клуб має одного представника і один голос;</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спортсмени не втрачають права участі, інформації, пропозицій та оскарження, але їх кількість не перетворюється на додаткові голоси;</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клуби зберігають автономію і самі визначають своїх сенсеїв та внутрішнє управління;</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кваліфіковані фахівці приймають технічні рішення через Технічну раду;</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вибори, бюджет, фінансовий контроль і зміни Статуту залишаються у демократичній компетенції Генеральної асамблеї;</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45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ключові права захищені Статутом, а робочі процедури винесені до окремих положень.</w:t>
      </w:r>
    </w:p>
    <w:p w:rsidR="00000000" w:rsidDel="00000000" w:rsidP="00000000" w:rsidRDefault="00000000" w:rsidRPr="00000000" w14:paraId="00000051">
      <w:pPr>
        <w:ind w:firstLine="567"/>
        <w:rPr/>
      </w:pPr>
      <w:r w:rsidDel="00000000" w:rsidR="00000000" w:rsidRPr="00000000">
        <w:rPr>
          <w:rtl w:val="0"/>
        </w:rPr>
        <w:t xml:space="preserve">Обрана модель не є буквальним копіюванням однієї іноземної федерації. Вона поєднує делеговане організаційне представництво, характерне для німецької системи, представництво додзьо та фахове управління, характерні для британської системи, а також вимоги EKF до демократичності, репрезентативності та реальної клубної діяльності.</w:t>
      </w:r>
    </w:p>
    <w:p w:rsidR="00000000" w:rsidDel="00000000" w:rsidP="00000000" w:rsidRDefault="00000000" w:rsidRPr="00000000" w14:paraId="00000052">
      <w:pPr>
        <w:pStyle w:val="Heading1"/>
        <w:rPr/>
      </w:pPr>
      <w:r w:rsidDel="00000000" w:rsidR="00000000" w:rsidRPr="00000000">
        <w:rPr>
          <w:rtl w:val="0"/>
        </w:rPr>
        <w:t xml:space="preserve">13. Джерела для порівняльного аналізу</w:t>
      </w:r>
    </w:p>
    <w:p w:rsidR="00000000" w:rsidDel="00000000" w:rsidP="00000000" w:rsidRDefault="00000000" w:rsidRPr="00000000" w14:paraId="00000053">
      <w:pPr>
        <w:ind w:left="283" w:hanging="283"/>
        <w:rPr/>
      </w:pPr>
      <w:r w:rsidDel="00000000" w:rsidR="00000000" w:rsidRPr="00000000">
        <w:rPr>
          <w:b w:val="1"/>
          <w:bCs w:val="1"/>
          <w:rtl w:val="0"/>
        </w:rPr>
        <w:t xml:space="preserve">1. </w:t>
      </w:r>
      <w:r w:rsidDel="00000000" w:rsidR="00000000" w:rsidRPr="00000000">
        <w:rPr>
          <w:rtl w:val="0"/>
        </w:rPr>
        <w:t xml:space="preserve">Закон України «Про громадські об’єднання» — офіційний текст Верховної Ради України.</w:t>
      </w:r>
    </w:p>
    <w:p w:rsidR="00000000" w:rsidDel="00000000" w:rsidP="00000000" w:rsidRDefault="00000000" w:rsidRPr="00000000" w14:paraId="00000054">
      <w:pPr>
        <w:ind w:left="283" w:hanging="283"/>
        <w:rPr/>
      </w:pPr>
      <w:r w:rsidDel="00000000" w:rsidR="00000000" w:rsidRPr="00000000">
        <w:rPr>
          <w:b w:val="1"/>
          <w:bCs w:val="1"/>
          <w:rtl w:val="0"/>
        </w:rPr>
        <w:t xml:space="preserve">2. </w:t>
      </w:r>
      <w:r w:rsidDel="00000000" w:rsidR="00000000" w:rsidRPr="00000000">
        <w:rPr>
          <w:rtl w:val="0"/>
        </w:rPr>
        <w:t xml:space="preserve">European Kendo Federation, Statutes 2012, зокрема положення про членство, попереднє членство та Генеральну асамблею.</w:t>
      </w:r>
    </w:p>
    <w:p w:rsidR="00000000" w:rsidDel="00000000" w:rsidP="00000000" w:rsidRDefault="00000000" w:rsidRPr="00000000" w14:paraId="00000055">
      <w:pPr>
        <w:ind w:left="283" w:hanging="283"/>
        <w:rPr/>
      </w:pPr>
      <w:r w:rsidDel="00000000" w:rsidR="00000000" w:rsidRPr="00000000">
        <w:rPr>
          <w:b w:val="1"/>
          <w:bCs w:val="1"/>
          <w:rtl w:val="0"/>
        </w:rPr>
        <w:t xml:space="preserve">3. </w:t>
      </w:r>
      <w:r w:rsidDel="00000000" w:rsidR="00000000" w:rsidRPr="00000000">
        <w:rPr>
          <w:rtl w:val="0"/>
        </w:rPr>
        <w:t xml:space="preserve">British Kendo Association, Constitution, approved April 2020, зокрема Articles 3, 5, 6 і 7 щодо структури, Bu Executive Committees, Dojo Representatives’ Committees, individual and dojo membership.</w:t>
      </w:r>
    </w:p>
    <w:p w:rsidR="00000000" w:rsidDel="00000000" w:rsidP="00000000" w:rsidRDefault="00000000" w:rsidRPr="00000000" w14:paraId="00000056">
      <w:pPr>
        <w:ind w:left="283" w:hanging="283"/>
        <w:rPr/>
      </w:pPr>
      <w:r w:rsidDel="00000000" w:rsidR="00000000" w:rsidRPr="00000000">
        <w:rPr>
          <w:b w:val="1"/>
          <w:bCs w:val="1"/>
          <w:rtl w:val="0"/>
        </w:rPr>
        <w:t xml:space="preserve">4. </w:t>
      </w:r>
      <w:r w:rsidDel="00000000" w:rsidR="00000000" w:rsidRPr="00000000">
        <w:rPr>
          <w:rtl w:val="0"/>
        </w:rPr>
        <w:t xml:space="preserve">Deutscher Kendobund, Satzung, офіційна редакція, оприлюднена на вебсайті DKenB, щодо об’єднання земельних федерацій та делегованого представництва.</w:t>
      </w:r>
    </w:p>
    <w:p w:rsidR="00000000" w:rsidDel="00000000" w:rsidP="00000000" w:rsidRDefault="00000000" w:rsidRPr="00000000" w14:paraId="00000057">
      <w:pPr>
        <w:ind w:left="283" w:hanging="283"/>
        <w:rPr/>
      </w:pPr>
      <w:r w:rsidDel="00000000" w:rsidR="00000000" w:rsidRPr="00000000">
        <w:rPr>
          <w:b w:val="1"/>
          <w:bCs w:val="1"/>
          <w:rtl w:val="0"/>
        </w:rPr>
        <w:t xml:space="preserve">5. </w:t>
      </w:r>
      <w:r w:rsidDel="00000000" w:rsidR="00000000" w:rsidRPr="00000000">
        <w:rPr>
          <w:rtl w:val="0"/>
        </w:rPr>
        <w:t xml:space="preserve">Kendo na hÉireann, Constitution v1.3 та матеріали загальних зборів, щодо індивідуального членства і клубного представництва.</w:t>
      </w:r>
    </w:p>
    <w:p w:rsidR="00000000" w:rsidDel="00000000" w:rsidP="00000000" w:rsidRDefault="00000000" w:rsidRPr="00000000" w14:paraId="00000058">
      <w:pPr>
        <w:ind w:left="283" w:hanging="283"/>
        <w:rPr/>
      </w:pPr>
      <w:r w:rsidDel="00000000" w:rsidR="00000000" w:rsidRPr="00000000">
        <w:rPr>
          <w:b w:val="1"/>
          <w:bCs w:val="1"/>
          <w:rtl w:val="0"/>
        </w:rPr>
        <w:t xml:space="preserve">6. </w:t>
      </w:r>
      <w:r w:rsidDel="00000000" w:rsidR="00000000" w:rsidRPr="00000000">
        <w:rPr>
          <w:rtl w:val="0"/>
        </w:rPr>
        <w:t xml:space="preserve">Протоколи Генеральних асамблей EKF, у яких при розгляді членства оцінювалися демократичність статутів, кількість і географія клубів, реальна діяльність та технічна спроможність організацій.</w:t>
      </w:r>
    </w:p>
    <w:p w:rsidR="00000000" w:rsidDel="00000000" w:rsidP="00000000" w:rsidRDefault="00000000" w:rsidRPr="00000000" w14:paraId="00000059">
      <w:pPr>
        <w:pStyle w:val="Heading2"/>
        <w:rPr/>
      </w:pPr>
      <w:r w:rsidDel="00000000" w:rsidR="00000000" w:rsidRPr="00000000">
        <w:rPr>
          <w:rtl w:val="0"/>
        </w:rPr>
        <w:t xml:space="preserve">Електронні джерела</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https://zakon.rada.gov.ua/laws/show/4572-17</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https://www.ekf-eu.com/documents/EKF-Statutes%202012.pdf</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https://www.britishkendoassociation.com/wp-content/uploads/2020/06/BKA-Constitution-APPROVED-April-2020-.pdf</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https://dkenb.de/satzung/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https://irishkendofederation.org/wp-content/uploads/2023/02/constitution_v1.3.pdf</w:t>
      </w:r>
    </w:p>
    <w:p w:rsidR="00000000" w:rsidDel="00000000" w:rsidP="00000000" w:rsidRDefault="00000000" w:rsidRPr="00000000" w14:paraId="0000005F">
      <w:pPr>
        <w:spacing w:before="280" w:lineRule="auto"/>
        <w:rPr/>
      </w:pPr>
      <w:r w:rsidDel="00000000" w:rsidR="00000000" w:rsidRPr="00000000">
        <w:rPr>
          <w:b w:val="1"/>
          <w:bCs w:val="1"/>
          <w:rtl w:val="0"/>
        </w:rPr>
        <w:t xml:space="preserve">Примітка: </w:t>
      </w:r>
      <w:r w:rsidDel="00000000" w:rsidR="00000000" w:rsidRPr="00000000">
        <w:rPr>
          <w:rtl w:val="0"/>
        </w:rPr>
        <w:t xml:space="preserve">посилання на іноземні документи використані для пояснення організаційної логіки, а не як джерело права України. Юридична чинність Статуту визначається законодавством України та його зареєстрованою редакцією.</w:t>
      </w:r>
    </w:p>
    <w:p w:rsidR="00000000" w:rsidDel="00000000" w:rsidP="00000000" w:rsidRDefault="00000000" w:rsidRPr="00000000" w14:paraId="00000060">
      <w:pPr>
        <w:pStyle w:val="Heading1"/>
        <w:rPr/>
      </w:pPr>
      <w:r w:rsidDel="00000000" w:rsidR="00000000" w:rsidRPr="00000000">
        <w:rPr>
          <w:rtl w:val="0"/>
        </w:rPr>
        <w:t xml:space="preserve">Додаток. Коротка таблиця основних рішень</w:t>
      </w:r>
    </w:p>
    <w:tbl>
      <w:tblPr>
        <w:tblStyle w:val="Table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0"/>
        <w:gridCol w:w="3230"/>
        <w:gridCol w:w="3230"/>
        <w:tblGridChange w:id="0">
          <w:tblGrid>
            <w:gridCol w:w="3230"/>
            <w:gridCol w:w="3230"/>
            <w:gridCol w:w="3230"/>
          </w:tblGrid>
        </w:tblGridChange>
      </w:tblGrid>
      <w:tr>
        <w:trPr>
          <w:cantSplit w:val="1"/>
          <w:tblHeader w:val="0"/>
        </w:trPr>
        <w:tc>
          <w:tcPr>
            <w:shd w:fill="d9e2f3" w:val="clear"/>
            <w:vAlign w:val="center"/>
          </w:tcPr>
          <w:p w:rsidR="00000000" w:rsidDel="00000000" w:rsidP="00000000" w:rsidRDefault="00000000" w:rsidRPr="00000000" w14:paraId="00000061">
            <w:pPr>
              <w:rPr/>
            </w:pPr>
            <w:r w:rsidDel="00000000" w:rsidR="00000000" w:rsidRPr="00000000">
              <w:rPr>
                <w:b w:val="1"/>
                <w:bCs w:val="1"/>
                <w:rtl w:val="0"/>
              </w:rPr>
              <w:t xml:space="preserve">Питання</w:t>
            </w:r>
            <w:r w:rsidDel="00000000" w:rsidR="00000000" w:rsidRPr="00000000">
              <w:rPr>
                <w:rtl w:val="0"/>
              </w:rPr>
            </w:r>
          </w:p>
        </w:tc>
        <w:tc>
          <w:tcPr>
            <w:shd w:fill="d9e2f3" w:val="clear"/>
            <w:vAlign w:val="center"/>
          </w:tcPr>
          <w:p w:rsidR="00000000" w:rsidDel="00000000" w:rsidP="00000000" w:rsidRDefault="00000000" w:rsidRPr="00000000" w14:paraId="00000062">
            <w:pPr>
              <w:rPr/>
            </w:pPr>
            <w:r w:rsidDel="00000000" w:rsidR="00000000" w:rsidRPr="00000000">
              <w:rPr>
                <w:b w:val="1"/>
                <w:bCs w:val="1"/>
                <w:rtl w:val="0"/>
              </w:rPr>
              <w:t xml:space="preserve">Обране рішення</w:t>
            </w:r>
            <w:r w:rsidDel="00000000" w:rsidR="00000000" w:rsidRPr="00000000">
              <w:rPr>
                <w:rtl w:val="0"/>
              </w:rPr>
            </w:r>
          </w:p>
        </w:tc>
        <w:tc>
          <w:tcPr>
            <w:shd w:fill="d9e2f3" w:val="clear"/>
            <w:vAlign w:val="center"/>
          </w:tcPr>
          <w:p w:rsidR="00000000" w:rsidDel="00000000" w:rsidP="00000000" w:rsidRDefault="00000000" w:rsidRPr="00000000" w14:paraId="00000063">
            <w:pPr>
              <w:rPr/>
            </w:pPr>
            <w:r w:rsidDel="00000000" w:rsidR="00000000" w:rsidRPr="00000000">
              <w:rPr>
                <w:b w:val="1"/>
                <w:bCs w:val="1"/>
                <w:rtl w:val="0"/>
              </w:rPr>
              <w:t xml:space="preserve">Мета</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4">
            <w:pPr>
              <w:rPr/>
            </w:pPr>
            <w:r w:rsidDel="00000000" w:rsidR="00000000" w:rsidRPr="00000000">
              <w:rPr>
                <w:rtl w:val="0"/>
              </w:rPr>
              <w:t xml:space="preserve">Хто голосує</w:t>
            </w:r>
          </w:p>
        </w:tc>
        <w:tc>
          <w:tcPr>
            <w:tcMar>
              <w:top w:w="80.0" w:type="dxa"/>
              <w:bottom w:w="80.0" w:type="dxa"/>
            </w:tcMar>
            <w:vAlign w:val="top"/>
          </w:tcPr>
          <w:p w:rsidR="00000000" w:rsidDel="00000000" w:rsidP="00000000" w:rsidRDefault="00000000" w:rsidRPr="00000000" w14:paraId="00000065">
            <w:pPr>
              <w:rPr/>
            </w:pPr>
            <w:r w:rsidDel="00000000" w:rsidR="00000000" w:rsidRPr="00000000">
              <w:rPr>
                <w:rtl w:val="0"/>
              </w:rPr>
              <w:t xml:space="preserve">Один представник від кожного визнаного клубу</w:t>
            </w:r>
          </w:p>
        </w:tc>
        <w:tc>
          <w:tcPr>
            <w:tcMar>
              <w:top w:w="80.0" w:type="dxa"/>
              <w:bottom w:w="80.0" w:type="dxa"/>
            </w:tcMar>
            <w:vAlign w:val="top"/>
          </w:tcPr>
          <w:p w:rsidR="00000000" w:rsidDel="00000000" w:rsidP="00000000" w:rsidRDefault="00000000" w:rsidRPr="00000000" w14:paraId="00000066">
            <w:pPr>
              <w:rPr/>
            </w:pPr>
            <w:r w:rsidDel="00000000" w:rsidR="00000000" w:rsidRPr="00000000">
              <w:rPr>
                <w:rtl w:val="0"/>
              </w:rPr>
              <w:t xml:space="preserve">Баланс клубів незалежно від їх чисельності та юридичної форми</w:t>
            </w:r>
          </w:p>
        </w:tc>
      </w:tr>
      <w:tr>
        <w:trPr>
          <w:cantSplit w:val="1"/>
          <w:tblHeader w:val="0"/>
        </w:trPr>
        <w:tc>
          <w:tcPr>
            <w:tcMar>
              <w:top w:w="80.0" w:type="dxa"/>
              <w:bottom w:w="80.0" w:type="dxa"/>
            </w:tcMar>
            <w:vAlign w:val="top"/>
          </w:tcPr>
          <w:p w:rsidR="00000000" w:rsidDel="00000000" w:rsidP="00000000" w:rsidRDefault="00000000" w:rsidRPr="00000000" w14:paraId="00000067">
            <w:pPr>
              <w:rPr/>
            </w:pPr>
            <w:r w:rsidDel="00000000" w:rsidR="00000000" w:rsidRPr="00000000">
              <w:rPr>
                <w:rtl w:val="0"/>
              </w:rPr>
              <w:t xml:space="preserve">Неформальний клуб</w:t>
            </w:r>
          </w:p>
        </w:tc>
        <w:tc>
          <w:tcPr>
            <w:tcMar>
              <w:top w:w="80.0" w:type="dxa"/>
              <w:bottom w:w="80.0" w:type="dxa"/>
            </w:tcMar>
            <w:vAlign w:val="top"/>
          </w:tcPr>
          <w:p w:rsidR="00000000" w:rsidDel="00000000" w:rsidP="00000000" w:rsidRDefault="00000000" w:rsidRPr="00000000" w14:paraId="00000068">
            <w:pPr>
              <w:rPr/>
            </w:pPr>
            <w:r w:rsidDel="00000000" w:rsidR="00000000" w:rsidRPr="00000000">
              <w:rPr>
                <w:rtl w:val="0"/>
              </w:rPr>
              <w:t xml:space="preserve">Голос через повнолітнього індивідуального члена-представника</w:t>
            </w:r>
          </w:p>
        </w:tc>
        <w:tc>
          <w:tcPr>
            <w:tcMar>
              <w:top w:w="80.0" w:type="dxa"/>
              <w:bottom w:w="80.0" w:type="dxa"/>
            </w:tcMar>
            <w:vAlign w:val="top"/>
          </w:tcPr>
          <w:p w:rsidR="00000000" w:rsidDel="00000000" w:rsidP="00000000" w:rsidRDefault="00000000" w:rsidRPr="00000000" w14:paraId="00000069">
            <w:pPr>
              <w:rPr/>
            </w:pPr>
            <w:r w:rsidDel="00000000" w:rsidR="00000000" w:rsidRPr="00000000">
              <w:rPr>
                <w:rtl w:val="0"/>
              </w:rPr>
              <w:t xml:space="preserve">Не примушувати малий клуб створювати окрему юридичну особу</w:t>
            </w:r>
          </w:p>
        </w:tc>
      </w:tr>
      <w:tr>
        <w:trPr>
          <w:cantSplit w:val="1"/>
          <w:tblHeader w:val="0"/>
        </w:trPr>
        <w:tc>
          <w:tcPr>
            <w:tcMar>
              <w:top w:w="80.0" w:type="dxa"/>
              <w:bottom w:w="80.0" w:type="dxa"/>
            </w:tcMar>
            <w:vAlign w:val="top"/>
          </w:tcPr>
          <w:p w:rsidR="00000000" w:rsidDel="00000000" w:rsidP="00000000" w:rsidRDefault="00000000" w:rsidRPr="00000000" w14:paraId="0000006A">
            <w:pPr>
              <w:rPr/>
            </w:pPr>
            <w:r w:rsidDel="00000000" w:rsidR="00000000" w:rsidRPr="00000000">
              <w:rPr>
                <w:rtl w:val="0"/>
              </w:rPr>
              <w:t xml:space="preserve">Кілька клубів однієї організації</w:t>
            </w:r>
          </w:p>
        </w:tc>
        <w:tc>
          <w:tcPr>
            <w:tcMar>
              <w:top w:w="80.0" w:type="dxa"/>
              <w:bottom w:w="80.0" w:type="dxa"/>
            </w:tcMar>
            <w:vAlign w:val="top"/>
          </w:tcPr>
          <w:p w:rsidR="00000000" w:rsidDel="00000000" w:rsidP="00000000" w:rsidRDefault="00000000" w:rsidRPr="00000000" w14:paraId="0000006B">
            <w:pPr>
              <w:rPr/>
            </w:pPr>
            <w:r w:rsidDel="00000000" w:rsidR="00000000" w:rsidRPr="00000000">
              <w:rPr>
                <w:rtl w:val="0"/>
              </w:rPr>
              <w:t xml:space="preserve">Окремий голос за кожний реально самостійний клуб</w:t>
            </w:r>
          </w:p>
        </w:tc>
        <w:tc>
          <w:tcPr>
            <w:tcMar>
              <w:top w:w="80.0" w:type="dxa"/>
              <w:bottom w:w="80.0" w:type="dxa"/>
            </w:tcMar>
            <w:vAlign w:val="top"/>
          </w:tcPr>
          <w:p w:rsidR="00000000" w:rsidDel="00000000" w:rsidP="00000000" w:rsidRDefault="00000000" w:rsidRPr="00000000" w14:paraId="0000006C">
            <w:pPr>
              <w:rPr/>
            </w:pPr>
            <w:r w:rsidDel="00000000" w:rsidR="00000000" w:rsidRPr="00000000">
              <w:rPr>
                <w:rtl w:val="0"/>
              </w:rPr>
              <w:t xml:space="preserve">Заохочувати створення нових додзьо, але не дублювання адрес</w:t>
            </w:r>
          </w:p>
        </w:tc>
      </w:tr>
      <w:tr>
        <w:trPr>
          <w:cantSplit w:val="1"/>
          <w:tblHeader w:val="0"/>
        </w:trPr>
        <w:tc>
          <w:tcPr>
            <w:tcMar>
              <w:top w:w="80.0" w:type="dxa"/>
              <w:bottom w:w="80.0" w:type="dxa"/>
            </w:tcMar>
            <w:vAlign w:val="top"/>
          </w:tcPr>
          <w:p w:rsidR="00000000" w:rsidDel="00000000" w:rsidP="00000000" w:rsidRDefault="00000000" w:rsidRPr="00000000" w14:paraId="0000006D">
            <w:pPr>
              <w:rPr/>
            </w:pPr>
            <w:r w:rsidDel="00000000" w:rsidR="00000000" w:rsidRPr="00000000">
              <w:rPr>
                <w:rtl w:val="0"/>
              </w:rPr>
              <w:t xml:space="preserve">Технічні питання</w:t>
            </w:r>
          </w:p>
        </w:tc>
        <w:tc>
          <w:tcPr>
            <w:tcMar>
              <w:top w:w="80.0" w:type="dxa"/>
              <w:bottom w:w="80.0" w:type="dxa"/>
            </w:tcMar>
            <w:vAlign w:val="top"/>
          </w:tcPr>
          <w:p w:rsidR="00000000" w:rsidDel="00000000" w:rsidP="00000000" w:rsidRDefault="00000000" w:rsidRPr="00000000" w14:paraId="0000006E">
            <w:pPr>
              <w:rPr/>
            </w:pPr>
            <w:r w:rsidDel="00000000" w:rsidR="00000000" w:rsidRPr="00000000">
              <w:rPr>
                <w:rtl w:val="0"/>
              </w:rPr>
              <w:t xml:space="preserve">Технічна рада кваліфікованих фахівців</w:t>
            </w:r>
          </w:p>
        </w:tc>
        <w:tc>
          <w:tcPr>
            <w:tcMar>
              <w:top w:w="80.0" w:type="dxa"/>
              <w:bottom w:w="80.0" w:type="dxa"/>
            </w:tcMar>
            <w:vAlign w:val="top"/>
          </w:tcPr>
          <w:p w:rsidR="00000000" w:rsidDel="00000000" w:rsidP="00000000" w:rsidRDefault="00000000" w:rsidRPr="00000000" w14:paraId="0000006F">
            <w:pPr>
              <w:rPr/>
            </w:pPr>
            <w:r w:rsidDel="00000000" w:rsidR="00000000" w:rsidRPr="00000000">
              <w:rPr>
                <w:rtl w:val="0"/>
              </w:rPr>
              <w:t xml:space="preserve">Зберегти авторитет і стандарти будо</w:t>
            </w:r>
          </w:p>
        </w:tc>
      </w:tr>
      <w:tr>
        <w:trPr>
          <w:cantSplit w:val="1"/>
          <w:tblHeader w:val="0"/>
        </w:trPr>
        <w:tc>
          <w:tcPr>
            <w:tcMar>
              <w:top w:w="80.0" w:type="dxa"/>
              <w:bottom w:w="80.0" w:type="dxa"/>
            </w:tcMar>
            <w:vAlign w:val="top"/>
          </w:tcPr>
          <w:p w:rsidR="00000000" w:rsidDel="00000000" w:rsidP="00000000" w:rsidRDefault="00000000" w:rsidRPr="00000000" w14:paraId="00000070">
            <w:pPr>
              <w:rPr/>
            </w:pPr>
            <w:r w:rsidDel="00000000" w:rsidR="00000000" w:rsidRPr="00000000">
              <w:rPr>
                <w:rtl w:val="0"/>
              </w:rPr>
              <w:t xml:space="preserve">Адміністративні питання</w:t>
            </w:r>
          </w:p>
        </w:tc>
        <w:tc>
          <w:tcPr>
            <w:tcMar>
              <w:top w:w="80.0" w:type="dxa"/>
              <w:bottom w:w="80.0" w:type="dxa"/>
            </w:tcMar>
            <w:vAlign w:val="top"/>
          </w:tcPr>
          <w:p w:rsidR="00000000" w:rsidDel="00000000" w:rsidP="00000000" w:rsidRDefault="00000000" w:rsidRPr="00000000" w14:paraId="00000071">
            <w:pPr>
              <w:rPr/>
            </w:pPr>
            <w:r w:rsidDel="00000000" w:rsidR="00000000" w:rsidRPr="00000000">
              <w:rPr>
                <w:rtl w:val="0"/>
              </w:rPr>
              <w:t xml:space="preserve">Генеральна асамблея та Виконавчий комітет</w:t>
            </w:r>
          </w:p>
        </w:tc>
        <w:tc>
          <w:tcPr>
            <w:tcMar>
              <w:top w:w="80.0" w:type="dxa"/>
              <w:bottom w:w="80.0" w:type="dxa"/>
            </w:tcMar>
            <w:vAlign w:val="top"/>
          </w:tcPr>
          <w:p w:rsidR="00000000" w:rsidDel="00000000" w:rsidP="00000000" w:rsidRDefault="00000000" w:rsidRPr="00000000" w14:paraId="00000072">
            <w:pPr>
              <w:rPr/>
            </w:pPr>
            <w:r w:rsidDel="00000000" w:rsidR="00000000" w:rsidRPr="00000000">
              <w:rPr>
                <w:rtl w:val="0"/>
              </w:rPr>
              <w:t xml:space="preserve">Не змішувати технічний ранг із контролем фінансів і виборів</w:t>
            </w:r>
          </w:p>
        </w:tc>
      </w:tr>
      <w:tr>
        <w:trPr>
          <w:cantSplit w:val="1"/>
          <w:tblHeader w:val="0"/>
        </w:trPr>
        <w:tc>
          <w:tcPr>
            <w:tcMar>
              <w:top w:w="80.0" w:type="dxa"/>
              <w:bottom w:w="80.0" w:type="dxa"/>
            </w:tcMar>
            <w:vAlign w:val="top"/>
          </w:tcPr>
          <w:p w:rsidR="00000000" w:rsidDel="00000000" w:rsidP="00000000" w:rsidRDefault="00000000" w:rsidRPr="00000000" w14:paraId="00000073">
            <w:pPr>
              <w:rPr/>
            </w:pPr>
            <w:r w:rsidDel="00000000" w:rsidR="00000000" w:rsidRPr="00000000">
              <w:rPr>
                <w:rtl w:val="0"/>
              </w:rPr>
              <w:t xml:space="preserve">Внутрішні правила</w:t>
            </w:r>
          </w:p>
        </w:tc>
        <w:tc>
          <w:tcPr>
            <w:tcMar>
              <w:top w:w="80.0" w:type="dxa"/>
              <w:bottom w:w="80.0" w:type="dxa"/>
            </w:tcMar>
            <w:vAlign w:val="top"/>
          </w:tcPr>
          <w:p w:rsidR="00000000" w:rsidDel="00000000" w:rsidP="00000000" w:rsidRDefault="00000000" w:rsidRPr="00000000" w14:paraId="00000074">
            <w:pPr>
              <w:rPr/>
            </w:pPr>
            <w:r w:rsidDel="00000000" w:rsidR="00000000" w:rsidRPr="00000000">
              <w:rPr>
                <w:rtl w:val="0"/>
              </w:rPr>
              <w:t xml:space="preserve">Деталі у положеннях, ключові права у Статуті</w:t>
            </w:r>
          </w:p>
        </w:tc>
        <w:tc>
          <w:tcPr>
            <w:tcMar>
              <w:top w:w="80.0" w:type="dxa"/>
              <w:bottom w:w="80.0" w:type="dxa"/>
            </w:tcMar>
            <w:vAlign w:val="top"/>
          </w:tcPr>
          <w:p w:rsidR="00000000" w:rsidDel="00000000" w:rsidP="00000000" w:rsidRDefault="00000000" w:rsidRPr="00000000" w14:paraId="00000075">
            <w:pPr>
              <w:rPr/>
            </w:pPr>
            <w:r w:rsidDel="00000000" w:rsidR="00000000" w:rsidRPr="00000000">
              <w:rPr>
                <w:rtl w:val="0"/>
              </w:rPr>
              <w:t xml:space="preserve">Зменшити громіздкість і зберегти захист членів</w:t>
            </w:r>
          </w:p>
        </w:tc>
      </w:tr>
      <w:tr>
        <w:trPr>
          <w:cantSplit w:val="1"/>
          <w:tblHeader w:val="0"/>
        </w:trPr>
        <w:tc>
          <w:tcPr>
            <w:tcMar>
              <w:top w:w="80.0" w:type="dxa"/>
              <w:bottom w:w="80.0" w:type="dxa"/>
            </w:tcMar>
            <w:vAlign w:val="top"/>
          </w:tcPr>
          <w:p w:rsidR="00000000" w:rsidDel="00000000" w:rsidP="00000000" w:rsidRDefault="00000000" w:rsidRPr="00000000" w14:paraId="00000076">
            <w:pPr>
              <w:rPr/>
            </w:pPr>
            <w:r w:rsidDel="00000000" w:rsidR="00000000" w:rsidRPr="00000000">
              <w:rPr>
                <w:rtl w:val="0"/>
              </w:rPr>
              <w:t xml:space="preserve">Автономія клубу</w:t>
            </w:r>
          </w:p>
        </w:tc>
        <w:tc>
          <w:tcPr>
            <w:tcMar>
              <w:top w:w="80.0" w:type="dxa"/>
              <w:bottom w:w="80.0" w:type="dxa"/>
            </w:tcMar>
            <w:vAlign w:val="top"/>
          </w:tcPr>
          <w:p w:rsidR="00000000" w:rsidDel="00000000" w:rsidP="00000000" w:rsidRDefault="00000000" w:rsidRPr="00000000" w14:paraId="00000077">
            <w:pPr>
              <w:rPr/>
            </w:pPr>
            <w:r w:rsidDel="00000000" w:rsidR="00000000" w:rsidRPr="00000000">
              <w:rPr>
                <w:rtl w:val="0"/>
              </w:rPr>
              <w:t xml:space="preserve">Асоціація не призначає сенсея клубу</w:t>
            </w:r>
          </w:p>
        </w:tc>
        <w:tc>
          <w:tcPr>
            <w:tcMar>
              <w:top w:w="80.0" w:type="dxa"/>
              <w:bottom w:w="80.0" w:type="dxa"/>
            </w:tcMar>
            <w:vAlign w:val="top"/>
          </w:tcPr>
          <w:p w:rsidR="00000000" w:rsidDel="00000000" w:rsidP="00000000" w:rsidRDefault="00000000" w:rsidRPr="00000000" w14:paraId="00000078">
            <w:pPr>
              <w:rPr/>
            </w:pPr>
            <w:r w:rsidDel="00000000" w:rsidR="00000000" w:rsidRPr="00000000">
              <w:rPr>
                <w:rtl w:val="0"/>
              </w:rPr>
              <w:t xml:space="preserve">Захистити внутрішню технічну ієрархію додзьо</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20" w:top="1134" w:left="1417" w:right="113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Пояснювальна записка до Статуту ГС «Українська асоціація кендо»</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pcMrz9CDGgeCohTJhmHKAWv/wQ==">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